
<file path=[Content_Types].xml><?xml version="1.0" encoding="utf-8"?>
<Types xmlns="http://schemas.openxmlformats.org/package/2006/content-types">
  <Default ContentType="image/x-wmf" Extension="wmf"/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6197600" cy="1327150"/>
            <wp:effectExtent b="0" l="0" r="0" t="0"/>
            <wp:docPr descr="linear IPS" id="12" name="image42.png"/>
            <a:graphic>
              <a:graphicData uri="http://schemas.openxmlformats.org/drawingml/2006/picture">
                <pic:pic>
                  <pic:nvPicPr>
                    <pic:cNvPr descr="linear IPS" id="0" name="image4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32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Course    Specialist   Year 12 Test One 2022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tabs>
          <w:tab w:val="left" w:pos="1843"/>
          <w:tab w:val="right" w:pos="9639"/>
        </w:tabs>
        <w:rPr>
          <w:rFonts w:ascii="Libre Franklin" w:cs="Libre Franklin" w:eastAsia="Libre Franklin" w:hAnsi="Libre Franklin"/>
          <w:sz w:val="28"/>
          <w:szCs w:val="28"/>
        </w:rPr>
      </w:pPr>
      <w:r w:rsidDel="00000000" w:rsidR="00000000" w:rsidRPr="00000000">
        <w:rPr>
          <w:rFonts w:ascii="Libre Franklin" w:cs="Libre Franklin" w:eastAsia="Libre Franklin" w:hAnsi="Libre Franklin"/>
          <w:sz w:val="28"/>
          <w:szCs w:val="28"/>
          <w:rtl w:val="0"/>
        </w:rPr>
        <w:t xml:space="preserve">Student name: ________________      Teacher name: ________________    </w:t>
      </w:r>
    </w:p>
    <w:p w:rsidR="00000000" w:rsidDel="00000000" w:rsidP="00000000" w:rsidRDefault="00000000" w:rsidRPr="00000000" w14:paraId="00000007">
      <w:pPr>
        <w:tabs>
          <w:tab w:val="left" w:pos="1843"/>
          <w:tab w:val="right" w:pos="9639"/>
        </w:tabs>
        <w:rPr>
          <w:rFonts w:ascii="Libre Franklin" w:cs="Libre Franklin" w:eastAsia="Libre Franklin" w:hAnsi="Libre Frankli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1843"/>
          <w:tab w:val="left" w:pos="2127"/>
          <w:tab w:val="right" w:pos="9639"/>
        </w:tabs>
        <w:rPr>
          <w:rFonts w:ascii="Libre Franklin" w:cs="Libre Franklin" w:eastAsia="Libre Franklin" w:hAnsi="Libre Franklin"/>
          <w:sz w:val="28"/>
          <w:szCs w:val="28"/>
        </w:rPr>
      </w:pPr>
      <w:r w:rsidDel="00000000" w:rsidR="00000000" w:rsidRPr="00000000">
        <w:rPr>
          <w:rFonts w:ascii="Libre Franklin" w:cs="Libre Franklin" w:eastAsia="Libre Franklin" w:hAnsi="Libre Frankli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tabs>
          <w:tab w:val="left" w:pos="709"/>
          <w:tab w:val="left" w:pos="2552"/>
        </w:tabs>
        <w:ind w:right="-545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Task type: </w:t>
        <w:tab/>
        <w:t xml:space="preserve">Response</w:t>
      </w:r>
    </w:p>
    <w:p w:rsidR="00000000" w:rsidDel="00000000" w:rsidP="00000000" w:rsidRDefault="00000000" w:rsidRPr="00000000" w14:paraId="0000000A">
      <w:pPr>
        <w:tabs>
          <w:tab w:val="left" w:pos="2552"/>
          <w:tab w:val="left" w:pos="2694"/>
          <w:tab w:val="right" w:pos="9639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2552"/>
          <w:tab w:val="left" w:pos="2694"/>
          <w:tab w:val="right" w:pos="9639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Time allowed for this task:  _____40______ mins</w:t>
      </w:r>
    </w:p>
    <w:p w:rsidR="00000000" w:rsidDel="00000000" w:rsidP="00000000" w:rsidRDefault="00000000" w:rsidRPr="00000000" w14:paraId="0000000C">
      <w:pPr>
        <w:tabs>
          <w:tab w:val="left" w:pos="2552"/>
          <w:tab w:val="left" w:pos="2694"/>
          <w:tab w:val="right" w:pos="9639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2552"/>
          <w:tab w:val="left" w:pos="2694"/>
          <w:tab w:val="right" w:pos="9639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Number of questions:          _____8______        </w:t>
        <w:tab/>
      </w:r>
    </w:p>
    <w:p w:rsidR="00000000" w:rsidDel="00000000" w:rsidP="00000000" w:rsidRDefault="00000000" w:rsidRPr="00000000" w14:paraId="0000000E">
      <w:pPr>
        <w:tabs>
          <w:tab w:val="left" w:pos="2552"/>
          <w:tab w:val="left" w:pos="2694"/>
          <w:tab w:val="right" w:pos="9639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2552"/>
          <w:tab w:val="left" w:pos="2694"/>
          <w:tab w:val="right" w:pos="9639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Materials required: </w:t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Calculator with CAS capability (to be provided by the student)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2552"/>
          <w:tab w:val="left" w:pos="2694"/>
          <w:tab w:val="right" w:pos="9639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11">
      <w:pPr>
        <w:tabs>
          <w:tab w:val="left" w:pos="2552"/>
        </w:tabs>
        <w:ind w:left="2552" w:hanging="2552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Standard items:</w:t>
        <w:tab/>
        <w:t xml:space="preserve">Pens (blue/black preferred), pencils (including coloured), sharpener, correction fluid/tape, eraser, ruler, highlighters</w:t>
      </w:r>
    </w:p>
    <w:p w:rsidR="00000000" w:rsidDel="00000000" w:rsidP="00000000" w:rsidRDefault="00000000" w:rsidRPr="00000000" w14:paraId="00000012">
      <w:pPr>
        <w:tabs>
          <w:tab w:val="left" w:pos="2552"/>
          <w:tab w:val="left" w:pos="2694"/>
        </w:tabs>
        <w:ind w:left="2880" w:hanging="288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1418"/>
        </w:tabs>
        <w:ind w:left="2552" w:hanging="2552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Special items: </w:t>
        <w:tab/>
        <w:tab/>
        <w:t xml:space="preserve">Drawing instruments, templates, notes on one unfolded sheet of </w:t>
        <w:br w:type="textWrapping"/>
        <w:t xml:space="preserve">A4 paper, and up to three calculators approved for use in the WACE examinations</w:t>
      </w:r>
    </w:p>
    <w:p w:rsidR="00000000" w:rsidDel="00000000" w:rsidP="00000000" w:rsidRDefault="00000000" w:rsidRPr="00000000" w14:paraId="00000014">
      <w:pPr>
        <w:tabs>
          <w:tab w:val="left" w:pos="2552"/>
          <w:tab w:val="left" w:pos="2694"/>
          <w:tab w:val="right" w:pos="9639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</w:r>
    </w:p>
    <w:p w:rsidR="00000000" w:rsidDel="00000000" w:rsidP="00000000" w:rsidRDefault="00000000" w:rsidRPr="00000000" w14:paraId="00000015">
      <w:pPr>
        <w:tabs>
          <w:tab w:val="left" w:pos="2552"/>
          <w:tab w:val="left" w:pos="2694"/>
          <w:tab w:val="right" w:pos="9639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2552"/>
          <w:tab w:val="left" w:pos="2694"/>
          <w:tab w:val="right" w:pos="9639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Marks available:</w:t>
        <w:tab/>
        <w:t xml:space="preserve">__42____ marks</w:t>
      </w:r>
    </w:p>
    <w:p w:rsidR="00000000" w:rsidDel="00000000" w:rsidP="00000000" w:rsidRDefault="00000000" w:rsidRPr="00000000" w14:paraId="00000017">
      <w:pPr>
        <w:tabs>
          <w:tab w:val="left" w:pos="2552"/>
          <w:tab w:val="left" w:pos="2694"/>
          <w:tab w:val="right" w:pos="9639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2552"/>
          <w:tab w:val="left" w:pos="2694"/>
          <w:tab w:val="right" w:pos="9639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Task weighting:</w:t>
        <w:tab/>
        <w:t xml:space="preserve">       _10___%</w:t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Formula sheet provided:  Yes/No</w:t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bottom w:color="000000" w:space="1" w:sz="12" w:val="single"/>
        </w:pBd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Note: All part questions worth more than 2 marks require working to obtain full marks.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Q1 (2, 3 &amp; 3 = 8 marks)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sz w:val="36.66666666666667"/>
          <w:szCs w:val="36.66666666666667"/>
          <w:vertAlign w:val="subscript"/>
        </w:rPr>
        <w:pict>
          <v:shape id="_x0000_i1025" style="width:46pt;height:14pt" o:ole="" type="#_x0000_t75">
            <v:imagedata r:id="rId1" o:title=""/>
          </v:shape>
          <o:OLEObject DrawAspect="Content" r:id="rId2" ObjectID="_1706602296" ProgID="Equation.DSMT4" ShapeID="_x0000_i102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sz w:val="36.66666666666667"/>
          <w:szCs w:val="36.66666666666667"/>
          <w:vertAlign w:val="subscript"/>
        </w:rPr>
        <w:pict>
          <v:shape id="_x0000_i1026" style="width:44pt;height:14pt" o:ole="" type="#_x0000_t75">
            <v:imagedata r:id="rId3" o:title=""/>
          </v:shape>
          <o:OLEObject DrawAspect="Content" r:id="rId4" ObjectID="_1706602297" ProgID="Equation.DSMT4" ShapeID="_x0000_i102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Simplify the following.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27" style="width:22pt;height:16pt" o:ole="" type="#_x0000_t75">
            <v:imagedata r:id="rId5" o:title=""/>
          </v:shape>
          <o:OLEObject DrawAspect="Content" r:id="rId6" ObjectID="_1706602298" ProgID="Equation.DSMT4" ShapeID="_x0000_i1027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26.0" w:type="dxa"/>
        <w:jc w:val="left"/>
        <w:tblInd w:w="8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/>
              <w:drawing>
                <wp:inline distB="0" distT="0" distL="0" distR="0">
                  <wp:extent cx="4610100" cy="1873250"/>
                  <wp:effectExtent b="0" l="0" r="0" t="0"/>
                  <wp:docPr id="13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84"/>
                          <a:srcRect b="7529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1873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real part</w:t>
            </w:r>
          </w:p>
          <w:p w:rsidR="00000000" w:rsidDel="00000000" w:rsidP="00000000" w:rsidRDefault="00000000" w:rsidRPr="00000000" w14:paraId="0000002D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imaginary part</w:t>
            </w:r>
          </w:p>
          <w:p w:rsidR="00000000" w:rsidDel="00000000" w:rsidP="00000000" w:rsidRDefault="00000000" w:rsidRPr="00000000" w14:paraId="0000002E">
            <w:pPr>
              <w:widowControl w:val="0"/>
              <w:tabs>
                <w:tab w:val="right" w:pos="9356"/>
              </w:tabs>
              <w:ind w:right="-41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28" style="width:14pt;height:31pt" o:ole="" type="#_x0000_t75">
            <v:imagedata r:id="rId7" o:title=""/>
          </v:shape>
          <o:OLEObject DrawAspect="Content" r:id="rId8" ObjectID="_1706602299" ProgID="Equation.DSMT4" ShapeID="_x0000_i102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26.0" w:type="dxa"/>
        <w:jc w:val="left"/>
        <w:tblInd w:w="8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sz w:val="36.66666666666667"/>
                <w:szCs w:val="36.66666666666667"/>
                <w:vertAlign w:val="subscript"/>
              </w:rPr>
              <w:pict>
                <v:shape id="_x0000_i1029" style="width:83pt;height:31pt" o:ole="" type="#_x0000_t75">
                  <v:imagedata r:id="rId9" o:title=""/>
                </v:shape>
                <o:OLEObject DrawAspect="Content" r:id="rId10" ObjectID="_1706602300" ProgID="Equation.DSMT4" ShapeID="_x0000_i1029" Type="Embed"/>
              </w:pic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5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shows use of conjugate</w:t>
            </w:r>
          </w:p>
          <w:p w:rsidR="00000000" w:rsidDel="00000000" w:rsidP="00000000" w:rsidRDefault="00000000" w:rsidRPr="00000000" w14:paraId="00000039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numerator</w:t>
            </w:r>
          </w:p>
          <w:p w:rsidR="00000000" w:rsidDel="00000000" w:rsidP="00000000" w:rsidRDefault="00000000" w:rsidRPr="00000000" w14:paraId="0000003A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denominator</w:t>
            </w:r>
          </w:p>
          <w:p w:rsidR="00000000" w:rsidDel="00000000" w:rsidP="00000000" w:rsidRDefault="00000000" w:rsidRPr="00000000" w14:paraId="0000003B">
            <w:pPr>
              <w:widowControl w:val="0"/>
              <w:tabs>
                <w:tab w:val="right" w:pos="9356"/>
              </w:tabs>
              <w:ind w:right="-41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30" style="width:14pt;height:31pt" o:ole="" type="#_x0000_t75">
            <v:imagedata r:id="rId11" o:title=""/>
          </v:shape>
          <o:OLEObject DrawAspect="Content" r:id="rId12" ObjectID="_1706602301" ProgID="Equation.DSMT4" ShapeID="_x0000_i1030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26.0" w:type="dxa"/>
        <w:jc w:val="left"/>
        <w:tblInd w:w="8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sz w:val="36.66666666666667"/>
                <w:szCs w:val="36.66666666666667"/>
                <w:vertAlign w:val="subscript"/>
              </w:rPr>
              <w:pict>
                <v:shape id="_x0000_i1031" style="width:234pt;height:31pt" o:ole="" type="#_x0000_t75">
                  <v:imagedata r:id="rId13" o:title=""/>
                </v:shape>
                <o:OLEObject DrawAspect="Content" r:id="rId14" ObjectID="_1706602302" ProgID="Equation.DSMT4" ShapeID="_x0000_i1031" Type="Embed"/>
              </w:pic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2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shows use of conjugate or uses result from b but only if conjugate shown</w:t>
            </w:r>
          </w:p>
          <w:p w:rsidR="00000000" w:rsidDel="00000000" w:rsidP="00000000" w:rsidRDefault="00000000" w:rsidRPr="00000000" w14:paraId="00000045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shows how to multiply numerators</w:t>
            </w:r>
          </w:p>
          <w:p w:rsidR="00000000" w:rsidDel="00000000" w:rsidP="00000000" w:rsidRDefault="00000000" w:rsidRPr="00000000" w14:paraId="00000046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simplified expression</w:t>
            </w:r>
          </w:p>
          <w:p w:rsidR="00000000" w:rsidDel="00000000" w:rsidP="00000000" w:rsidRDefault="00000000" w:rsidRPr="00000000" w14:paraId="00000047">
            <w:pPr>
              <w:widowControl w:val="0"/>
              <w:tabs>
                <w:tab w:val="right" w:pos="9356"/>
              </w:tabs>
              <w:ind w:right="-41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Q2 (3 marks)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Determine all possible real number pairs </w:t>
      </w:r>
      <w:r w:rsidDel="00000000" w:rsidR="00000000" w:rsidRPr="00000000">
        <w:rPr>
          <w:rFonts w:ascii="Arial" w:cs="Arial" w:eastAsia="Arial" w:hAnsi="Arial"/>
          <w:sz w:val="36.66666666666667"/>
          <w:szCs w:val="36.66666666666667"/>
          <w:vertAlign w:val="subscript"/>
        </w:rPr>
        <w:pict>
          <v:shape id="_x0000_i1032" style="width:20pt;height:16pt" o:ole="" type="#_x0000_t75">
            <v:imagedata r:id="rId15" o:title=""/>
          </v:shape>
          <o:OLEObject DrawAspect="Content" r:id="rId16" ObjectID="_1706602303" ProgID="Equation.DSMT4" ShapeID="_x0000_i103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such that </w:t>
      </w:r>
      <w:r w:rsidDel="00000000" w:rsidR="00000000" w:rsidRPr="00000000">
        <w:rPr>
          <w:rFonts w:ascii="Arial" w:cs="Arial" w:eastAsia="Arial" w:hAnsi="Arial"/>
          <w:sz w:val="36.66666666666667"/>
          <w:szCs w:val="36.66666666666667"/>
          <w:vertAlign w:val="subscript"/>
        </w:rPr>
        <w:pict>
          <v:shape id="_x0000_i1033" style="width:86pt;height:31pt" o:ole="" type="#_x0000_t75">
            <v:imagedata r:id="rId17" o:title=""/>
          </v:shape>
          <o:OLEObject DrawAspect="Content" r:id="rId18" ObjectID="_1706602304" ProgID="Equation.DSMT4" ShapeID="_x0000_i103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626.0" w:type="dxa"/>
        <w:jc w:val="left"/>
        <w:tblInd w:w="8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tabs>
                <w:tab w:val="right" w:pos="9356"/>
              </w:tabs>
              <w:ind w:right="-41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36.66666666666667"/>
                <w:szCs w:val="36.66666666666667"/>
                <w:vertAlign w:val="subscript"/>
              </w:rPr>
              <w:pict>
                <v:shape id="_x0000_i1034" style="width:229pt;height:100pt" o:ole="" type="#_x0000_t75">
                  <v:imagedata r:id="rId19" o:title=""/>
                </v:shape>
                <o:OLEObject DrawAspect="Content" r:id="rId20" ObjectID="_1706602305" ProgID="Equation.DSMT4" ShapeID="_x0000_i1034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/>
              <w:drawing>
                <wp:inline distB="0" distT="0" distL="0" distR="0">
                  <wp:extent cx="4610100" cy="2609850"/>
                  <wp:effectExtent b="0" l="0" r="0" t="0"/>
                  <wp:docPr id="14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85"/>
                          <a:srcRect b="65578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609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equates real and imaginary parts of two expressions</w:t>
            </w:r>
          </w:p>
          <w:p w:rsidR="00000000" w:rsidDel="00000000" w:rsidP="00000000" w:rsidRDefault="00000000" w:rsidRPr="00000000" w14:paraId="00000057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sets up two simultaneous equations</w:t>
            </w:r>
          </w:p>
          <w:p w:rsidR="00000000" w:rsidDel="00000000" w:rsidP="00000000" w:rsidRDefault="00000000" w:rsidRPr="00000000" w14:paraId="00000058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solves for two exact pairs of values</w:t>
            </w:r>
          </w:p>
        </w:tc>
      </w:tr>
    </w:tbl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Q3 (3 marks)</w:t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Consider the polynomial </w:t>
      </w:r>
      <w:r w:rsidDel="00000000" w:rsidR="00000000" w:rsidRPr="00000000">
        <w:rPr>
          <w:rFonts w:ascii="Arial" w:cs="Arial" w:eastAsia="Arial" w:hAnsi="Arial"/>
          <w:sz w:val="36.66666666666667"/>
          <w:szCs w:val="36.66666666666667"/>
          <w:vertAlign w:val="subscript"/>
        </w:rPr>
        <w:pict>
          <v:shape id="_x0000_i1035" style="width:117pt;height:20pt" o:ole="" type="#_x0000_t75">
            <v:imagedata r:id="rId21" o:title=""/>
          </v:shape>
          <o:OLEObject DrawAspect="Content" r:id="rId22" ObjectID="_1706602306" ProgID="Equation.DSMT4" ShapeID="_x0000_i103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where </w:t>
      </w:r>
      <w:r w:rsidDel="00000000" w:rsidR="00000000" w:rsidRPr="00000000">
        <w:rPr>
          <w:rFonts w:ascii="Arial" w:cs="Arial" w:eastAsia="Arial" w:hAnsi="Arial"/>
          <w:sz w:val="36.66666666666667"/>
          <w:szCs w:val="36.66666666666667"/>
          <w:vertAlign w:val="subscript"/>
        </w:rPr>
        <w:pict>
          <v:shape id="_x0000_i1036" style="width:40pt;height:16pt" o:ole="" type="#_x0000_t75">
            <v:imagedata r:id="rId23" o:title=""/>
          </v:shape>
          <o:OLEObject DrawAspect="Content" r:id="rId24" ObjectID="_1706602307" ProgID="Equation.DSMT4" ShapeID="_x0000_i103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are real numbers.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Given that </w:t>
      </w:r>
      <w:r w:rsidDel="00000000" w:rsidR="00000000" w:rsidRPr="00000000">
        <w:rPr>
          <w:rFonts w:ascii="Arial" w:cs="Arial" w:eastAsia="Arial" w:hAnsi="Arial"/>
          <w:sz w:val="36.66666666666667"/>
          <w:szCs w:val="36.66666666666667"/>
          <w:vertAlign w:val="subscript"/>
        </w:rPr>
        <w:pict>
          <v:shape id="_x0000_i1037" style="width:46pt;height:20pt" o:ole="" type="#_x0000_t75">
            <v:imagedata r:id="rId25" o:title=""/>
          </v:shape>
          <o:OLEObject DrawAspect="Content" r:id="rId26" ObjectID="_1706602308" ProgID="Equation.DSMT4" ShapeID="_x0000_i1037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and </w:t>
      </w:r>
      <w:r w:rsidDel="00000000" w:rsidR="00000000" w:rsidRPr="00000000">
        <w:rPr>
          <w:rFonts w:ascii="Arial" w:cs="Arial" w:eastAsia="Arial" w:hAnsi="Arial"/>
          <w:sz w:val="36.66666666666667"/>
          <w:szCs w:val="36.66666666666667"/>
          <w:vertAlign w:val="subscript"/>
        </w:rPr>
        <w:pict>
          <v:shape id="_x0000_i1038" style="width:66pt;height:20pt" o:ole="" type="#_x0000_t75">
            <v:imagedata r:id="rId27" o:title=""/>
          </v:shape>
          <o:OLEObject DrawAspect="Content" r:id="rId28" ObjectID="_1706602309" ProgID="Equation.DSMT4" ShapeID="_x0000_i1038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determine the values of </w:t>
      </w:r>
      <w:r w:rsidDel="00000000" w:rsidR="00000000" w:rsidRPr="00000000">
        <w:rPr>
          <w:rFonts w:ascii="Arial" w:cs="Arial" w:eastAsia="Arial" w:hAnsi="Arial"/>
          <w:sz w:val="36.66666666666667"/>
          <w:szCs w:val="36.66666666666667"/>
          <w:vertAlign w:val="subscript"/>
        </w:rPr>
        <w:pict>
          <v:shape id="_x0000_i1039" style="width:40pt;height:16pt" o:ole="" type="#_x0000_t75">
            <v:imagedata r:id="rId29" o:title=""/>
          </v:shape>
          <o:OLEObject DrawAspect="Content" r:id="rId30" ObjectID="_1706602310" ProgID="Equation.DSMT4" ShapeID="_x0000_i103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26.0" w:type="dxa"/>
        <w:jc w:val="left"/>
        <w:tblInd w:w="8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Arial" w:cs="Arial" w:eastAsia="Arial" w:hAnsi="Arial"/>
                <w:sz w:val="36.66666666666667"/>
                <w:szCs w:val="36.66666666666667"/>
                <w:vertAlign w:val="subscript"/>
              </w:rPr>
              <w:pict>
                <v:shape id="_x0000_i1040" style="width:374pt;height:105pt" o:ole="" type="#_x0000_t75">
                  <v:imagedata r:id="rId31" o:title=""/>
                </v:shape>
                <o:OLEObject DrawAspect="Content" r:id="rId32" ObjectID="_1706602311" ProgID="Equation.DSMT4" ShapeID="_x0000_i1040" Type="Embed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uses conjugate root</w:t>
            </w:r>
          </w:p>
          <w:p w:rsidR="00000000" w:rsidDel="00000000" w:rsidP="00000000" w:rsidRDefault="00000000" w:rsidRPr="00000000" w14:paraId="00000064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solves for one constant</w:t>
            </w:r>
          </w:p>
          <w:p w:rsidR="00000000" w:rsidDel="00000000" w:rsidP="00000000" w:rsidRDefault="00000000" w:rsidRPr="00000000" w14:paraId="00000065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solves for all 3 constants</w:t>
            </w:r>
          </w:p>
          <w:p w:rsidR="00000000" w:rsidDel="00000000" w:rsidP="00000000" w:rsidRDefault="00000000" w:rsidRPr="00000000" w14:paraId="00000066">
            <w:pPr>
              <w:widowControl w:val="0"/>
              <w:tabs>
                <w:tab w:val="right" w:pos="9356"/>
              </w:tabs>
              <w:ind w:right="-41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Q4 (3 marks)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Using the diagram below determine the complex number </w:t>
      </w:r>
      <w:r w:rsidDel="00000000" w:rsidR="00000000" w:rsidRPr="00000000">
        <w:rPr>
          <w:rFonts w:ascii="Arial" w:cs="Arial" w:eastAsia="Arial" w:hAnsi="Arial"/>
          <w:sz w:val="36.66666666666667"/>
          <w:szCs w:val="36.66666666666667"/>
          <w:vertAlign w:val="subscript"/>
        </w:rPr>
        <w:pict>
          <v:shape id="_x0000_i1041" style="width:12pt;height:11pt" o:ole="" type="#_x0000_t75">
            <v:imagedata r:id="rId33" o:title=""/>
          </v:shape>
          <o:OLEObject DrawAspect="Content" r:id="rId34" ObjectID="_1706602312" ProgID="Equation.DSMT4" ShapeID="_x0000_i104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 exact cartesian form.</w:t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(Note: Not drawn to scale)</w:t>
      </w:r>
    </w:p>
    <w:tbl>
      <w:tblPr>
        <w:tblStyle w:val="Table6"/>
        <w:tblW w:w="1004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49"/>
        <w:tblGridChange w:id="0">
          <w:tblGrid>
            <w:gridCol w:w="10049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pict>
                <v:shape id="_x0000_s1082" style="position:absolute;margin-left:52.35pt;margin-top:4.75pt;width:323pt;height:281pt;z-index:251658241;mso-position-horizontal-relative:margin;mso-position-vertical-relative:text;mso-position-horizontal:absolute;mso-position-vertical:absolute;" type="#_x0000_t75">
                  <v:imagedata r:id="rId35" o:title=""/>
                </v:shape>
                <o:OLEObject DrawAspect="Content" r:id="rId36" ObjectID="_1706602328" ProgID="FXDraw.Graphic" ShapeID="_x0000_s1082" Type="Embed"/>
              </w:pict>
            </w:r>
          </w:p>
          <w:p w:rsidR="00000000" w:rsidDel="00000000" w:rsidP="00000000" w:rsidRDefault="00000000" w:rsidRPr="00000000" w14:paraId="0000006D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sz w:val="36.66666666666667"/>
                <w:szCs w:val="36.66666666666667"/>
                <w:vertAlign w:val="subscript"/>
              </w:rPr>
              <w:pict>
                <v:shape id="_x0000_i1042" style="width:148pt;height:112pt" o:ole="" type="#_x0000_t75">
                  <v:imagedata r:id="rId37" o:title=""/>
                </v:shape>
                <o:OLEObject DrawAspect="Content" r:id="rId38" ObjectID="_1706602313" ProgID="Equation.DSMT4" ShapeID="_x0000_i1042" Type="Embed"/>
              </w:pic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1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determines argument of w</w:t>
            </w:r>
          </w:p>
          <w:p w:rsidR="00000000" w:rsidDel="00000000" w:rsidP="00000000" w:rsidRDefault="00000000" w:rsidRPr="00000000" w14:paraId="00000084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determines modulus of w</w:t>
            </w:r>
          </w:p>
          <w:p w:rsidR="00000000" w:rsidDel="00000000" w:rsidP="00000000" w:rsidRDefault="00000000" w:rsidRPr="00000000" w14:paraId="00000085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expresses in exact cartesian form</w:t>
            </w:r>
          </w:p>
          <w:p w:rsidR="00000000" w:rsidDel="00000000" w:rsidP="00000000" w:rsidRDefault="00000000" w:rsidRPr="00000000" w14:paraId="00000086">
            <w:pPr>
              <w:widowControl w:val="0"/>
              <w:tabs>
                <w:tab w:val="right" w:pos="9356"/>
              </w:tabs>
              <w:ind w:right="-41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Q5 (3 &amp; 3= 6 marks)</w:t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Sketch the locus for the following labelling important features and points.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43" style="width:87pt;height:20pt" o:ole="" type="#_x0000_t75">
            <v:imagedata r:id="rId39" o:title=""/>
          </v:shape>
          <o:OLEObject DrawAspect="Content" r:id="rId40" ObjectID="_1706602314" ProgID="Equation.DSMT4" ShapeID="_x0000_i1043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_x0000_s1090" style="position:absolute;margin-left:14.05pt;margin-top:-55.85pt;width:202.85pt;height:198.4pt;z-index:251658242;mso-position-horizontal:absolute;mso-position-vertical:absolute;mso-position-horizontal-relative:margin;mso-position-vertical-relative:text;" type="#_x0000_t75">
            <v:imagedata r:id="rId41" o:title=""/>
          </v:shape>
          <o:OLEObject DrawAspect="Content" r:id="rId42" ObjectID="_1706602329" ProgID="FXDraw.Graphic" ShapeID="_x0000_s1090" Type="Embed"/>
        </w:pict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11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11"/>
        <w:tblGridChange w:id="0">
          <w:tblGrid>
            <w:gridCol w:w="9611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plots endpoints</w:t>
            </w:r>
          </w:p>
          <w:p w:rsidR="00000000" w:rsidDel="00000000" w:rsidP="00000000" w:rsidRDefault="00000000" w:rsidRPr="00000000" w14:paraId="000000A2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draws perpendicular bisector &amp; indicates right angle</w:t>
            </w:r>
          </w:p>
          <w:p w:rsidR="00000000" w:rsidDel="00000000" w:rsidP="00000000" w:rsidRDefault="00000000" w:rsidRPr="00000000" w14:paraId="000000A3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shades correct region</w:t>
            </w:r>
          </w:p>
          <w:p w:rsidR="00000000" w:rsidDel="00000000" w:rsidP="00000000" w:rsidRDefault="00000000" w:rsidRPr="00000000" w14:paraId="000000A4">
            <w:pPr>
              <w:widowControl w:val="0"/>
              <w:tabs>
                <w:tab w:val="right" w:pos="9356"/>
              </w:tabs>
              <w:ind w:right="-41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44" style="width:123pt;height:21pt" o:ole="" type="#_x0000_t75">
            <v:imagedata r:id="rId43" o:title=""/>
          </v:shape>
          <o:OLEObject DrawAspect="Content" r:id="rId44" ObjectID="_1706602315" ProgID="Equation.DSMT4" ShapeID="_x0000_i1044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_x0000_s1120" style="position:absolute;margin-left:0.0pt;margin-top:0.0pt;width:339.2pt;height:281pt;z-index:251658243;mso-position-horizontal:absolute;mso-position-vertical:absolute;mso-position-horizontal-relative:margin;mso-position-vertical-relative:text;" type="#_x0000_t75">
            <v:imagedata r:id="rId45" o:title=""/>
          </v:shape>
          <o:OLEObject DrawAspect="Content" r:id="rId46" ObjectID="_1706602330" ProgID="FXDraw.Graphic" ShapeID="_x0000_s1120" Type="Embed"/>
        </w:pict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626.0" w:type="dxa"/>
        <w:jc w:val="left"/>
        <w:tblInd w:w="8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plots pts (-3,-7) &amp; (5,0)</w:t>
            </w:r>
          </w:p>
          <w:p w:rsidR="00000000" w:rsidDel="00000000" w:rsidP="00000000" w:rsidRDefault="00000000" w:rsidRPr="00000000" w14:paraId="000000CD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shows dotted line between</w:t>
            </w:r>
          </w:p>
          <w:p w:rsidR="00000000" w:rsidDel="00000000" w:rsidP="00000000" w:rsidRDefault="00000000" w:rsidRPr="00000000" w14:paraId="000000CE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plots locus line</w:t>
            </w:r>
          </w:p>
          <w:p w:rsidR="00000000" w:rsidDel="00000000" w:rsidP="00000000" w:rsidRDefault="00000000" w:rsidRPr="00000000" w14:paraId="000000CF">
            <w:pPr>
              <w:widowControl w:val="0"/>
              <w:tabs>
                <w:tab w:val="right" w:pos="9356"/>
              </w:tabs>
              <w:ind w:right="-41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Q6 (2 &amp; 4 = 6 marks)</w:t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Consider the set of points 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</w:rPr>
        <w:pict>
          <v:shape id="_x0000_i1045" style="width:10pt;height:10pt" o:ole="" type="#_x0000_t75">
            <v:imagedata r:id="rId47" o:title=""/>
          </v:shape>
          <o:OLEObject DrawAspect="Content" r:id="rId48" ObjectID="_1706602316" ProgID="Equation.DSMT4" ShapeID="_x0000_i104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 the complex plane such that </w:t>
      </w:r>
      <w:r w:rsidDel="00000000" w:rsidR="00000000" w:rsidRPr="00000000">
        <w:rPr>
          <w:rFonts w:ascii="Arial" w:cs="Arial" w:eastAsia="Arial" w:hAnsi="Arial"/>
          <w:sz w:val="36.66666666666667"/>
          <w:szCs w:val="36.66666666666667"/>
          <w:vertAlign w:val="subscript"/>
        </w:rPr>
        <w:pict>
          <v:shape id="_x0000_i1046" style="width:67pt;height:20pt" o:ole="" type="#_x0000_t75">
            <v:imagedata r:id="rId49" o:title=""/>
          </v:shape>
          <o:OLEObject DrawAspect="Content" r:id="rId50" ObjectID="_1706602317" ProgID="Equation.DSMT4" ShapeID="_x0000_i1046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sdt>
        <w:sdtPr>
          <w:tag w:val="goog_rdk_0"/>
        </w:sdtPr>
        <w:sdtContent>
          <w:ins w:author="Anastasiia Maksymova" w:id="0" w:date="2023-01-13T09:47:00Z">
            <w:r w:rsidDel="00000000" w:rsidR="00000000" w:rsidRPr="00000000">
              <w:pict>
                <v:shape id="_x0000_s1150" style="position:absolute;left:0;text-align:left;margin-left:0.0pt;margin-top:25.635091145832945pt;width:294.95pt;height:250.25pt;z-index:251658244;mso-position-horizontal:absolute;mso-position-vertical:absolute;mso-position-horizontal-relative:margin;mso-position-vertical-relative:text;" type="#_x0000_t75">
                  <v:imagedata r:id="rId51" o:title=""/>
                </v:shape>
                <o:OLEObject DrawAspect="Content" r:id="rId52" ObjectID="_1706602331" ProgID="FXDraw.Graphic" ShapeID="_x0000_s1150" Type="Embed"/>
              </w:pict>
            </w:r>
          </w:ins>
        </w:sdtContent>
      </w:sdt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Determine the maximum value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47" style="width:13pt;height:20pt" o:ole="" type="#_x0000_t75">
            <v:imagedata r:id="rId53" o:title=""/>
          </v:shape>
          <o:OLEObject DrawAspect="Content" r:id="rId54" ObjectID="_1706602318" ProgID="Equation.DSMT4" ShapeID="_x0000_i1047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sdt>
        <w:sdtPr>
          <w:tag w:val="goog_rdk_1"/>
        </w:sdtPr>
        <w:sdtContent>
          <w:del w:author="Anastasiia Maksymova" w:id="0" w:date="2023-01-13T09:47:00Z">
            <w:r w:rsidDel="00000000" w:rsidR="00000000" w:rsidRPr="00000000">
              <w:pict>
                <v:shape id="_x0000_s1150" style="position:absolute;left:0;text-align:left;margin-left:0.0pt;margin-top:17.799921259842517pt;width:294.95pt;height:250.25pt;z-index:251658244;mso-position-horizontal:absolute;mso-position-vertical:absolute;mso-position-horizontal-relative:margin;mso-position-vertical-relative:text;" type="#_x0000_t75">
                  <v:imagedata r:id="rId51" o:title=""/>
                </v:shape>
                <o:OLEObject DrawAspect="Content" r:id="rId52" ObjectID="_1706602331" ProgID="FXDraw.Graphic" ShapeID="_x0000_s1150" Type="Embed"/>
              </w:pict>
            </w:r>
          </w:del>
        </w:sdtContent>
      </w:sdt>
    </w:p>
    <w:p w:rsidR="00000000" w:rsidDel="00000000" w:rsidP="00000000" w:rsidRDefault="00000000" w:rsidRPr="00000000" w14:paraId="000000D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_x0000_s1151" style="position:absolute;margin-left:0.0pt;margin-top:0.0pt;width:113.4pt;height:28.35pt;z-index:251658245;mso-position-horizontal:absolute;mso-position-vertical:absolute;mso-position-horizontal-relative:margin;mso-position-vertical-relative:text;" type="#_x0000_t75">
            <v:imagedata r:id="rId55" o:title=""/>
          </v:shape>
          <o:OLEObject DrawAspect="Content" r:id="rId56" ObjectID="_1706602332" ProgID="FXDraw.Graphic" ShapeID="_x0000_s1151" Type="Embed"/>
        </w:pict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8.605551275</w:t>
      </w:r>
    </w:p>
    <w:p w:rsidR="00000000" w:rsidDel="00000000" w:rsidP="00000000" w:rsidRDefault="00000000" w:rsidRPr="00000000" w14:paraId="000000E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626.0" w:type="dxa"/>
        <w:jc w:val="left"/>
        <w:tblInd w:w="8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/>
              <w:drawing>
                <wp:inline distB="0" distT="0" distL="0" distR="0">
                  <wp:extent cx="4610100" cy="1809750"/>
                  <wp:effectExtent b="0" l="0" r="0" t="0"/>
                  <wp:docPr id="9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86"/>
                          <a:srcRect b="7613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1809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determines modulus of centre</w:t>
            </w:r>
          </w:p>
          <w:p w:rsidR="00000000" w:rsidDel="00000000" w:rsidP="00000000" w:rsidRDefault="00000000" w:rsidRPr="00000000" w14:paraId="000000EB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adds radius (approx.)</w:t>
            </w:r>
          </w:p>
          <w:p w:rsidR="00000000" w:rsidDel="00000000" w:rsidP="00000000" w:rsidRDefault="00000000" w:rsidRPr="00000000" w14:paraId="000000EC">
            <w:pPr>
              <w:widowControl w:val="0"/>
              <w:tabs>
                <w:tab w:val="right" w:pos="9356"/>
              </w:tabs>
              <w:ind w:right="-41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Determine the maximum value 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48" style="width:59pt;height:16pt" o:ole="" type="#_x0000_t75">
            <v:imagedata r:id="rId57" o:title=""/>
          </v:shape>
          <o:OLEObject DrawAspect="Content" r:id="rId58" ObjectID="_1706602319" ProgID="Equation.DSMT4" ShapeID="_x0000_i104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626.0" w:type="dxa"/>
        <w:jc w:val="left"/>
        <w:tblInd w:w="8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/>
              <w:drawing>
                <wp:inline distB="0" distT="0" distL="0" distR="0">
                  <wp:extent cx="4610100" cy="2876550"/>
                  <wp:effectExtent b="0" l="0" r="0" t="0"/>
                  <wp:docPr id="10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87"/>
                          <a:srcRect b="6206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876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uses tangent line from (-12,0)</w:t>
            </w:r>
          </w:p>
          <w:p w:rsidR="00000000" w:rsidDel="00000000" w:rsidP="00000000" w:rsidRDefault="00000000" w:rsidRPr="00000000" w14:paraId="000000F7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determines alpha angle</w:t>
            </w:r>
          </w:p>
          <w:p w:rsidR="00000000" w:rsidDel="00000000" w:rsidP="00000000" w:rsidRDefault="00000000" w:rsidRPr="00000000" w14:paraId="000000F8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identifies right angle for beta triangle and determines two side lengths</w:t>
            </w:r>
          </w:p>
          <w:p w:rsidR="00000000" w:rsidDel="00000000" w:rsidP="00000000" w:rsidRDefault="00000000" w:rsidRPr="00000000" w14:paraId="000000F9">
            <w:pPr>
              <w:widowControl w:val="0"/>
              <w:tabs>
                <w:tab w:val="right" w:pos="9356"/>
              </w:tabs>
              <w:ind w:right="-41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determines sum of alpha &amp; beta angles (see diagram)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Q7 (4 marks)</w:t>
      </w:r>
    </w:p>
    <w:p w:rsidR="00000000" w:rsidDel="00000000" w:rsidP="00000000" w:rsidRDefault="00000000" w:rsidRPr="00000000" w14:paraId="0000010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Using De Moivre’s Theorem, derive an expression for </w:t>
      </w:r>
      <w:r w:rsidDel="00000000" w:rsidR="00000000" w:rsidRPr="00000000">
        <w:rPr>
          <w:rFonts w:ascii="Arial" w:cs="Arial" w:eastAsia="Arial" w:hAnsi="Arial"/>
          <w:sz w:val="36.66666666666667"/>
          <w:szCs w:val="36.66666666666667"/>
          <w:vertAlign w:val="subscript"/>
        </w:rPr>
        <w:pict>
          <v:shape id="_x0000_i1049" style="width:42pt;height:20pt" o:ole="" type="#_x0000_t75">
            <v:imagedata r:id="rId59" o:title=""/>
          </v:shape>
          <o:OLEObject DrawAspect="Content" r:id="rId60" ObjectID="_1706602320" ProgID="Equation.DSMT4" ShapeID="_x0000_i104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 terms of </w:t>
      </w:r>
      <w:r w:rsidDel="00000000" w:rsidR="00000000" w:rsidRPr="00000000">
        <w:rPr>
          <w:rFonts w:ascii="Arial" w:cs="Arial" w:eastAsia="Arial" w:hAnsi="Arial"/>
          <w:sz w:val="36.66666666666667"/>
          <w:szCs w:val="36.66666666666667"/>
          <w:vertAlign w:val="subscript"/>
        </w:rPr>
        <w:pict>
          <v:shape id="_x0000_i1050" style="width:82pt;height:20pt" o:ole="" type="#_x0000_t75">
            <v:imagedata r:id="rId61" o:title=""/>
          </v:shape>
          <o:OLEObject DrawAspect="Content" r:id="rId62" ObjectID="_1706602321" ProgID="Equation.DSMT4" ShapeID="_x0000_i105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0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626.0" w:type="dxa"/>
        <w:jc w:val="left"/>
        <w:tblInd w:w="8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sz w:val="36.66666666666667"/>
                <w:szCs w:val="36.66666666666667"/>
                <w:vertAlign w:val="subscript"/>
              </w:rPr>
              <w:pict>
                <v:shape id="_x0000_i1051" style="width:3in;height:22pt" o:ole="" type="#_x0000_t75">
                  <v:imagedata r:id="rId63" o:title=""/>
                </v:shape>
                <o:OLEObject DrawAspect="Content" r:id="rId64" ObjectID="_1706602322" ProgID="Equation.DSMT4" ShapeID="_x0000_i1051" Type="Embed"/>
              </w:pic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7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/>
              <w:drawing>
                <wp:inline distB="0" distT="0" distL="0" distR="0">
                  <wp:extent cx="5340350" cy="1473200"/>
                  <wp:effectExtent b="0" l="0" r="0" t="0"/>
                  <wp:docPr id="11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88"/>
                          <a:srcRect b="54635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35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sz w:val="36.66666666666667"/>
                <w:szCs w:val="36.66666666666667"/>
                <w:vertAlign w:val="subscript"/>
              </w:rPr>
              <w:pict>
                <v:shape id="_x0000_i1052" style="width:176.5pt;height:15.5pt" o:ole="" type="#_x0000_t75">
                  <v:imagedata r:id="rId65" o:title=""/>
                </v:shape>
                <o:OLEObject DrawAspect="Content" r:id="rId66" ObjectID="_1706602323" ProgID="Equation.DSMT4" ShapeID="_x0000_i1052" Type="Embed"/>
              </w:pic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9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sets up equation for power 4 and uses De Moivre’s</w:t>
            </w:r>
          </w:p>
          <w:p w:rsidR="00000000" w:rsidDel="00000000" w:rsidP="00000000" w:rsidRDefault="00000000" w:rsidRPr="00000000" w14:paraId="0000010C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states expression for power 4</w:t>
            </w:r>
          </w:p>
          <w:p w:rsidR="00000000" w:rsidDel="00000000" w:rsidP="00000000" w:rsidRDefault="00000000" w:rsidRPr="00000000" w14:paraId="0000010D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equates imaginary parts of both sides</w:t>
            </w:r>
          </w:p>
          <w:p w:rsidR="00000000" w:rsidDel="00000000" w:rsidP="00000000" w:rsidRDefault="00000000" w:rsidRPr="00000000" w14:paraId="0000010E">
            <w:pPr>
              <w:widowControl w:val="0"/>
              <w:tabs>
                <w:tab w:val="right" w:pos="9356"/>
              </w:tabs>
              <w:ind w:right="-41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states required expression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Q8 (4, 2 &amp; 3 = 9 marks)</w:t>
      </w:r>
    </w:p>
    <w:p w:rsidR="00000000" w:rsidDel="00000000" w:rsidP="00000000" w:rsidRDefault="00000000" w:rsidRPr="00000000" w14:paraId="0000011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Solve for all the roots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53" style="width:44pt;height:16pt" o:ole="" type="#_x0000_t75">
            <v:imagedata r:id="rId67" o:title=""/>
          </v:shape>
          <o:OLEObject DrawAspect="Content" r:id="rId68" ObjectID="_1706602324" ProgID="Equation.DSMT4" ShapeID="_x0000_i1053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polar 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54" style="width:46pt;height:14pt" o:ole="" type="#_x0000_t75">
            <v:imagedata r:id="rId69" o:title=""/>
          </v:shape>
          <o:OLEObject DrawAspect="Content" r:id="rId70" ObjectID="_1706602325" ProgID="Equation.DSMT4" ShapeID="_x0000_i1054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55" style="width:56pt;height:14pt" o:ole="" type="#_x0000_t75">
            <v:imagedata r:id="rId71" o:title=""/>
          </v:shape>
          <o:OLEObject DrawAspect="Content" r:id="rId72" ObjectID="_1706602326" ProgID="Equation.DSMT4" ShapeID="_x0000_i1055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626.0" w:type="dxa"/>
        <w:jc w:val="left"/>
        <w:tblInd w:w="8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Arial" w:cs="Arial" w:eastAsia="Arial" w:hAnsi="Arial"/>
                <w:sz w:val="36.66666666666667"/>
                <w:szCs w:val="36.66666666666667"/>
                <w:vertAlign w:val="subscript"/>
              </w:rPr>
              <w:pict>
                <v:shape id="_x0000_i1056" style="width:308pt;height:274pt" o:ole="" type="#_x0000_t75">
                  <v:imagedata r:id="rId73" o:title=""/>
                </v:shape>
                <o:OLEObject DrawAspect="Content" r:id="rId74" ObjectID="_1706602327" ProgID="Equation.DSMT4" ShapeID="_x0000_i1056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converts RHS to polar</w:t>
            </w:r>
          </w:p>
          <w:p w:rsidR="00000000" w:rsidDel="00000000" w:rsidP="00000000" w:rsidRDefault="00000000" w:rsidRPr="00000000" w14:paraId="0000011A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demonstrates use of De Moivre’s</w:t>
            </w:r>
          </w:p>
          <w:p w:rsidR="00000000" w:rsidDel="00000000" w:rsidP="00000000" w:rsidRDefault="00000000" w:rsidRPr="00000000" w14:paraId="0000011B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determines modulus of all roots</w:t>
            </w:r>
          </w:p>
          <w:p w:rsidR="00000000" w:rsidDel="00000000" w:rsidP="00000000" w:rsidRDefault="00000000" w:rsidRPr="00000000" w14:paraId="0000011C">
            <w:pPr>
              <w:widowControl w:val="0"/>
              <w:tabs>
                <w:tab w:val="right" w:pos="9356"/>
              </w:tabs>
              <w:ind w:right="-41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determines principal arguments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Plot these roots on the complex plane below.</w:t>
      </w:r>
    </w:p>
    <w:p w:rsidR="00000000" w:rsidDel="00000000" w:rsidP="00000000" w:rsidRDefault="00000000" w:rsidRPr="00000000" w14:paraId="0000011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_x0000_s1051" style="position:absolute;margin-left:0.0pt;margin-top:-25.3pt;width:268.5pt;height:265.95pt;z-index:251658240;mso-position-horizontal:absolute;mso-position-vertical:absolute;mso-position-horizontal-relative:margin;mso-position-vertical-relative:text;" type="#_x0000_t75">
            <v:imagedata r:id="rId75" o:title=""/>
          </v:shape>
          <o:OLEObject DrawAspect="Content" r:id="rId76" ObjectID="_1706602333" ProgID="FXDraw.Graphic" ShapeID="_x0000_s1051" Type="Embed"/>
        </w:pict>
      </w:r>
    </w:p>
    <w:p w:rsidR="00000000" w:rsidDel="00000000" w:rsidP="00000000" w:rsidRDefault="00000000" w:rsidRPr="00000000" w14:paraId="0000012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626.0" w:type="dxa"/>
        <w:jc w:val="left"/>
        <w:tblInd w:w="8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shows scale and equally distance</w:t>
            </w:r>
          </w:p>
          <w:p w:rsidR="00000000" w:rsidDel="00000000" w:rsidP="00000000" w:rsidRDefault="00000000" w:rsidRPr="00000000" w14:paraId="0000013A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all positions correct</w:t>
            </w:r>
          </w:p>
          <w:p w:rsidR="00000000" w:rsidDel="00000000" w:rsidP="00000000" w:rsidRDefault="00000000" w:rsidRPr="00000000" w14:paraId="0000013B">
            <w:pPr>
              <w:widowControl w:val="0"/>
              <w:tabs>
                <w:tab w:val="right" w:pos="9356"/>
              </w:tabs>
              <w:ind w:right="-41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Adjacent points can be joined by lines to form a polygon. Determine the exact area of this polygon.</w:t>
      </w:r>
    </w:p>
    <w:p w:rsidR="00000000" w:rsidDel="00000000" w:rsidP="00000000" w:rsidRDefault="00000000" w:rsidRPr="00000000" w14:paraId="0000013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626.0" w:type="dxa"/>
        <w:jc w:val="left"/>
        <w:tblInd w:w="83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626"/>
        <w:tblGridChange w:id="0">
          <w:tblGrid>
            <w:gridCol w:w="8626"/>
          </w:tblGrid>
        </w:tblGridChange>
      </w:tblGrid>
      <w:tr>
        <w:trPr>
          <w:cantSplit w:val="0"/>
          <w:trHeight w:val="47" w:hRule="atLeast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tabs>
                <w:tab w:val="right" w:pos="9356"/>
              </w:tabs>
              <w:ind w:right="-4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Solution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/>
              <w:drawing>
                <wp:inline distB="0" distT="0" distL="0" distR="0">
                  <wp:extent cx="4610100" cy="2990850"/>
                  <wp:effectExtent b="0" l="0" r="0" t="0"/>
                  <wp:docPr id="8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89"/>
                          <a:srcRect b="60553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2990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tabs>
                <w:tab w:val="right" w:pos="9356"/>
              </w:tabs>
              <w:ind w:right="-41"/>
              <w:jc w:val="center"/>
              <w:rPr>
                <w:rFonts w:ascii="Times" w:cs="Times" w:eastAsia="Times" w:hAnsi="Times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Specific behaviours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identifies equilateral triangles</w:t>
            </w:r>
          </w:p>
          <w:p w:rsidR="00000000" w:rsidDel="00000000" w:rsidP="00000000" w:rsidRDefault="00000000" w:rsidRPr="00000000" w14:paraId="00000148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determines side lengths</w:t>
            </w:r>
          </w:p>
          <w:p w:rsidR="00000000" w:rsidDel="00000000" w:rsidP="00000000" w:rsidRDefault="00000000" w:rsidRPr="00000000" w14:paraId="00000149">
            <w:pPr>
              <w:widowControl w:val="0"/>
              <w:tabs>
                <w:tab w:val="right" w:pos="9356"/>
              </w:tabs>
              <w:ind w:right="-41"/>
              <w:rPr/>
            </w:pPr>
            <w:r w:rsidDel="00000000" w:rsidR="00000000" w:rsidRPr="00000000">
              <w:rPr>
                <w:rFonts w:ascii="Wingdings 2" w:cs="Wingdings 2" w:eastAsia="Wingdings 2" w:hAnsi="Wingdings 2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shows calculation for total exact area</w:t>
            </w:r>
          </w:p>
          <w:p w:rsidR="00000000" w:rsidDel="00000000" w:rsidP="00000000" w:rsidRDefault="00000000" w:rsidRPr="00000000" w14:paraId="0000014A">
            <w:pPr>
              <w:widowControl w:val="0"/>
              <w:tabs>
                <w:tab w:val="right" w:pos="9356"/>
              </w:tabs>
              <w:ind w:right="-41"/>
              <w:rPr>
                <w:rFonts w:ascii="Times" w:cs="Times" w:eastAsia="Times" w:hAnsi="Time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Working out space</w:t>
      </w:r>
    </w:p>
    <w:p w:rsidR="00000000" w:rsidDel="00000000" w:rsidP="00000000" w:rsidRDefault="00000000" w:rsidRPr="00000000" w14:paraId="0000014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Working out space</w:t>
      </w:r>
    </w:p>
    <w:p w:rsidR="00000000" w:rsidDel="00000000" w:rsidP="00000000" w:rsidRDefault="00000000" w:rsidRPr="00000000" w14:paraId="0000015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90" w:type="default"/>
      <w:footerReference r:id="rId91" w:type="default"/>
      <w:pgSz w:h="16838" w:w="11906" w:orient="portrait"/>
      <w:pgMar w:bottom="964" w:top="964" w:left="964" w:right="96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Times New Roman"/>
  <w:font w:name="Libre Franklin">
    <w:embedRegular w:fontKey="{00000000-0000-0000-0000-000000000000}" r:id="rId77" w:subsetted="0"/>
    <w:embedBold w:fontKey="{00000000-0000-0000-0000-000000000000}" r:id="rId78" w:subsetted="0"/>
    <w:embedItalic w:fontKey="{00000000-0000-0000-0000-000000000000}" r:id="rId79" w:subsetted="0"/>
    <w:embedBoldItalic w:fontKey="{00000000-0000-0000-0000-000000000000}" r:id="rId80" w:subsetted="0"/>
  </w:font>
  <w:font w:name="Times"/>
  <w:font w:name="Noto Sans Symbols">
    <w:embedRegular w:fontKey="{00000000-0000-0000-0000-000000000000}" r:id="rId81" w:subsetted="0"/>
    <w:embedBold w:fontKey="{00000000-0000-0000-0000-000000000000}" r:id="rId82" w:subsetted="0"/>
  </w:font>
  <w:font w:name="Wingdings 2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6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7f7f7f"/>
        <w:sz w:val="24"/>
        <w:szCs w:val="24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Mathematics Department                                                                                                       Perth Modern</w:t>
    </w:r>
  </w:p>
  <w:p w:rsidR="00000000" w:rsidDel="00000000" w:rsidP="00000000" w:rsidRDefault="00000000" w:rsidRPr="00000000" w14:paraId="000001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989"/>
        <w:tab w:val="right" w:pos="997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A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50199"/>
    <w:pPr>
      <w:suppressAutoHyphens w:val="1"/>
    </w:pPr>
    <w:rPr>
      <w:sz w:val="24"/>
      <w:szCs w:val="24"/>
      <w:lang w:eastAsia="ar-SA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Emphasis">
    <w:name w:val="Emphasis"/>
    <w:qFormat w:val="1"/>
    <w:rsid w:val="00A12695"/>
    <w:rPr>
      <w:i w:val="1"/>
      <w:iCs w:val="1"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styleId="HeaderChar" w:customStyle="1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styleId="BodyTextChar" w:customStyle="1">
    <w:name w:val="Body Text Char"/>
    <w:link w:val="BodyText"/>
    <w:rsid w:val="00F25E59"/>
    <w:rPr>
      <w:sz w:val="24"/>
      <w:lang w:eastAsia="en-US"/>
    </w:rPr>
  </w:style>
  <w:style w:type="paragraph" w:styleId="Answera" w:customStyle="1">
    <w:name w:val="Answer (a)"/>
    <w:basedOn w:val="Normal"/>
    <w:qFormat w:val="1"/>
    <w:rsid w:val="000E40F2"/>
    <w:pPr>
      <w:tabs>
        <w:tab w:val="right" w:pos="8485"/>
      </w:tabs>
      <w:suppressAutoHyphens w:val="0"/>
      <w:ind w:left="567"/>
    </w:pPr>
    <w:rPr>
      <w:b w:val="1"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 w:val="1"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rsid w:val="00CC7572"/>
    <w:rPr>
      <w:rFonts w:ascii="Tahoma" w:cs="Tahoma" w:hAnsi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styleId="FooterChar" w:customStyle="1">
    <w:name w:val="Footer Char"/>
    <w:link w:val="Footer"/>
    <w:uiPriority w:val="99"/>
    <w:rsid w:val="001037DD"/>
    <w:rPr>
      <w:sz w:val="24"/>
      <w:szCs w:val="24"/>
      <w:lang w:eastAsia="ar-S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84" Type="http://schemas.openxmlformats.org/officeDocument/2006/relationships/image" Target="media/image45.png"/><Relationship Id="rId40" Type="http://schemas.openxmlformats.org/officeDocument/2006/relationships/oleObject" Target="embeddings/oleObject14.bin"/><Relationship Id="rId83" Type="http://schemas.openxmlformats.org/officeDocument/2006/relationships/image" Target="media/image42.png"/><Relationship Id="rId42" Type="http://schemas.openxmlformats.org/officeDocument/2006/relationships/oleObject" Target="embeddings/oleObject15.bin"/><Relationship Id="rId86" Type="http://schemas.openxmlformats.org/officeDocument/2006/relationships/image" Target="media/image44.png"/><Relationship Id="rId85" Type="http://schemas.openxmlformats.org/officeDocument/2006/relationships/image" Target="media/image40.png"/><Relationship Id="rId41" Type="http://schemas.openxmlformats.org/officeDocument/2006/relationships/image" Target="media/image15.png"/><Relationship Id="rId44" Type="http://schemas.openxmlformats.org/officeDocument/2006/relationships/oleObject" Target="embeddings/oleObject16.bin"/><Relationship Id="rId88" Type="http://schemas.openxmlformats.org/officeDocument/2006/relationships/image" Target="media/image46.png"/><Relationship Id="rId43" Type="http://schemas.openxmlformats.org/officeDocument/2006/relationships/image" Target="media/image16.wmf"/><Relationship Id="rId87" Type="http://schemas.openxmlformats.org/officeDocument/2006/relationships/image" Target="media/image43.png"/><Relationship Id="rId46" Type="http://schemas.openxmlformats.org/officeDocument/2006/relationships/oleObject" Target="embeddings/oleObject17.bin"/><Relationship Id="rId45" Type="http://schemas.openxmlformats.org/officeDocument/2006/relationships/image" Target="media/image17.png"/><Relationship Id="rId89" Type="http://schemas.openxmlformats.org/officeDocument/2006/relationships/image" Target="media/image41.png"/><Relationship Id="rId80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styles" Target="styles.xml"/><Relationship Id="rId1" Type="http://schemas.openxmlformats.org/officeDocument/2006/relationships/image" Target="media/image24.wmf"/><Relationship Id="rId2" Type="http://schemas.openxmlformats.org/officeDocument/2006/relationships/oleObject" Target="embeddings/oleObject24.bin"/><Relationship Id="rId3" Type="http://schemas.openxmlformats.org/officeDocument/2006/relationships/image" Target="media/image23.wmf"/><Relationship Id="rId4" Type="http://schemas.openxmlformats.org/officeDocument/2006/relationships/oleObject" Target="embeddings/oleObject23.bin"/><Relationship Id="rId9" Type="http://schemas.openxmlformats.org/officeDocument/2006/relationships/image" Target="media/image26.wmf"/><Relationship Id="rId48" Type="http://schemas.openxmlformats.org/officeDocument/2006/relationships/oleObject" Target="embeddings/oleObject18.bin"/><Relationship Id="rId47" Type="http://schemas.openxmlformats.org/officeDocument/2006/relationships/image" Target="media/image18.wmf"/><Relationship Id="rId49" Type="http://schemas.openxmlformats.org/officeDocument/2006/relationships/image" Target="media/image19.wmf"/><Relationship Id="rId5" Type="http://schemas.openxmlformats.org/officeDocument/2006/relationships/image" Target="media/image25.wmf"/><Relationship Id="rId6" Type="http://schemas.openxmlformats.org/officeDocument/2006/relationships/oleObject" Target="embeddings/oleObject25.bin"/><Relationship Id="rId7" Type="http://schemas.openxmlformats.org/officeDocument/2006/relationships/image" Target="media/image27.wmf"/><Relationship Id="rId8" Type="http://schemas.openxmlformats.org/officeDocument/2006/relationships/oleObject" Target="embeddings/oleObject27.bin"/><Relationship Id="rId73" Type="http://schemas.openxmlformats.org/officeDocument/2006/relationships/image" Target="media/image3.wmf"/><Relationship Id="rId72" Type="http://schemas.openxmlformats.org/officeDocument/2006/relationships/oleObject" Target="embeddings/oleObject2.bin"/><Relationship Id="rId31" Type="http://schemas.openxmlformats.org/officeDocument/2006/relationships/image" Target="media/image38.wmf"/><Relationship Id="rId75" Type="http://schemas.openxmlformats.org/officeDocument/2006/relationships/image" Target="media/image4.png"/><Relationship Id="rId30" Type="http://schemas.openxmlformats.org/officeDocument/2006/relationships/oleObject" Target="embeddings/oleObject37.bin"/><Relationship Id="rId74" Type="http://schemas.openxmlformats.org/officeDocument/2006/relationships/oleObject" Target="embeddings/oleObject3.bin"/><Relationship Id="rId77" Type="http://schemas.openxmlformats.org/officeDocument/2006/relationships/theme" Target="theme/theme1.xml"/><Relationship Id="rId33" Type="http://schemas.openxmlformats.org/officeDocument/2006/relationships/image" Target="media/image39.wmf"/><Relationship Id="rId32" Type="http://schemas.openxmlformats.org/officeDocument/2006/relationships/oleObject" Target="embeddings/oleObject38.bin"/><Relationship Id="rId76" Type="http://schemas.openxmlformats.org/officeDocument/2006/relationships/oleObject" Target="embeddings/oleObject4.bin"/><Relationship Id="rId79" Type="http://schemas.openxmlformats.org/officeDocument/2006/relationships/fontTable" Target="fontTable.xml"/><Relationship Id="rId35" Type="http://schemas.openxmlformats.org/officeDocument/2006/relationships/image" Target="media/image12.png"/><Relationship Id="rId78" Type="http://schemas.openxmlformats.org/officeDocument/2006/relationships/settings" Target="settings.xml"/><Relationship Id="rId34" Type="http://schemas.openxmlformats.org/officeDocument/2006/relationships/oleObject" Target="embeddings/oleObject39.bin"/><Relationship Id="rId71" Type="http://schemas.openxmlformats.org/officeDocument/2006/relationships/image" Target="media/image2.wmf"/><Relationship Id="rId70" Type="http://schemas.openxmlformats.org/officeDocument/2006/relationships/oleObject" Target="embeddings/oleObject1.bin"/><Relationship Id="rId37" Type="http://schemas.openxmlformats.org/officeDocument/2006/relationships/image" Target="media/image13.wmf"/><Relationship Id="rId36" Type="http://schemas.openxmlformats.org/officeDocument/2006/relationships/oleObject" Target="embeddings/oleObject12.bin"/><Relationship Id="rId39" Type="http://schemas.openxmlformats.org/officeDocument/2006/relationships/image" Target="media/image14.wmf"/><Relationship Id="rId38" Type="http://schemas.openxmlformats.org/officeDocument/2006/relationships/oleObject" Target="embeddings/oleObject13.bin"/><Relationship Id="rId62" Type="http://schemas.openxmlformats.org/officeDocument/2006/relationships/oleObject" Target="embeddings/oleObject8.bin"/><Relationship Id="rId61" Type="http://schemas.openxmlformats.org/officeDocument/2006/relationships/image" Target="media/image8.wmf"/><Relationship Id="rId20" Type="http://schemas.openxmlformats.org/officeDocument/2006/relationships/oleObject" Target="embeddings/oleObject31.bin"/><Relationship Id="rId64" Type="http://schemas.openxmlformats.org/officeDocument/2006/relationships/oleObject" Target="embeddings/oleObject9.bin"/><Relationship Id="rId63" Type="http://schemas.openxmlformats.org/officeDocument/2006/relationships/image" Target="media/image9.wmf"/><Relationship Id="rId22" Type="http://schemas.openxmlformats.org/officeDocument/2006/relationships/oleObject" Target="embeddings/oleObject33.bin"/><Relationship Id="rId66" Type="http://schemas.openxmlformats.org/officeDocument/2006/relationships/oleObject" Target="embeddings/oleObject10.bin"/><Relationship Id="rId21" Type="http://schemas.openxmlformats.org/officeDocument/2006/relationships/image" Target="media/image33.wmf"/><Relationship Id="rId65" Type="http://schemas.openxmlformats.org/officeDocument/2006/relationships/image" Target="media/image10.wmf"/><Relationship Id="rId24" Type="http://schemas.openxmlformats.org/officeDocument/2006/relationships/oleObject" Target="embeddings/oleObject34.bin"/><Relationship Id="rId68" Type="http://schemas.openxmlformats.org/officeDocument/2006/relationships/oleObject" Target="embeddings/oleObject11.bin"/><Relationship Id="rId23" Type="http://schemas.openxmlformats.org/officeDocument/2006/relationships/image" Target="media/image34.wmf"/><Relationship Id="rId67" Type="http://schemas.openxmlformats.org/officeDocument/2006/relationships/image" Target="media/image11.wmf"/><Relationship Id="rId60" Type="http://schemas.openxmlformats.org/officeDocument/2006/relationships/oleObject" Target="embeddings/oleObject7.bin"/><Relationship Id="rId26" Type="http://schemas.openxmlformats.org/officeDocument/2006/relationships/oleObject" Target="embeddings/oleObject35.bin"/><Relationship Id="rId25" Type="http://schemas.openxmlformats.org/officeDocument/2006/relationships/image" Target="media/image35.wmf"/><Relationship Id="rId69" Type="http://schemas.openxmlformats.org/officeDocument/2006/relationships/image" Target="media/image1.wmf"/><Relationship Id="rId28" Type="http://schemas.openxmlformats.org/officeDocument/2006/relationships/oleObject" Target="embeddings/oleObject36.bin"/><Relationship Id="rId27" Type="http://schemas.openxmlformats.org/officeDocument/2006/relationships/image" Target="media/image36.wmf"/><Relationship Id="rId29" Type="http://schemas.openxmlformats.org/officeDocument/2006/relationships/image" Target="media/image34.wmf"/><Relationship Id="rId51" Type="http://schemas.openxmlformats.org/officeDocument/2006/relationships/image" Target="media/image21.png"/><Relationship Id="rId50" Type="http://schemas.openxmlformats.org/officeDocument/2006/relationships/oleObject" Target="embeddings/oleObject19.bin"/><Relationship Id="rId53" Type="http://schemas.openxmlformats.org/officeDocument/2006/relationships/image" Target="media/image22.wmf"/><Relationship Id="rId52" Type="http://schemas.openxmlformats.org/officeDocument/2006/relationships/oleObject" Target="embeddings/oleObject20.bin"/><Relationship Id="rId11" Type="http://schemas.openxmlformats.org/officeDocument/2006/relationships/image" Target="media/image29.wmf"/><Relationship Id="rId55" Type="http://schemas.openxmlformats.org/officeDocument/2006/relationships/image" Target="media/image5.wmf"/><Relationship Id="rId10" Type="http://schemas.openxmlformats.org/officeDocument/2006/relationships/oleObject" Target="embeddings/oleObject26.bin"/><Relationship Id="rId54" Type="http://schemas.openxmlformats.org/officeDocument/2006/relationships/oleObject" Target="embeddings/oleObject22.bin"/><Relationship Id="rId13" Type="http://schemas.openxmlformats.org/officeDocument/2006/relationships/image" Target="media/image28.wmf"/><Relationship Id="rId57" Type="http://schemas.openxmlformats.org/officeDocument/2006/relationships/image" Target="media/image6.wmf"/><Relationship Id="rId12" Type="http://schemas.openxmlformats.org/officeDocument/2006/relationships/oleObject" Target="embeddings/oleObject29.bin"/><Relationship Id="rId56" Type="http://schemas.openxmlformats.org/officeDocument/2006/relationships/oleObject" Target="embeddings/oleObject5.bin"/><Relationship Id="rId91" Type="http://schemas.openxmlformats.org/officeDocument/2006/relationships/footer" Target="footer1.xml"/><Relationship Id="rId90" Type="http://schemas.openxmlformats.org/officeDocument/2006/relationships/header" Target="header1.xml"/><Relationship Id="rId15" Type="http://schemas.openxmlformats.org/officeDocument/2006/relationships/image" Target="media/image32.wmf"/><Relationship Id="rId59" Type="http://schemas.openxmlformats.org/officeDocument/2006/relationships/image" Target="media/image7.wmf"/><Relationship Id="rId14" Type="http://schemas.openxmlformats.org/officeDocument/2006/relationships/oleObject" Target="embeddings/oleObject28.bin"/><Relationship Id="rId58" Type="http://schemas.openxmlformats.org/officeDocument/2006/relationships/oleObject" Target="embeddings/oleObject6.bin"/><Relationship Id="rId17" Type="http://schemas.openxmlformats.org/officeDocument/2006/relationships/image" Target="media/image30.wmf"/><Relationship Id="rId16" Type="http://schemas.openxmlformats.org/officeDocument/2006/relationships/oleObject" Target="embeddings/oleObject32.bin"/><Relationship Id="rId19" Type="http://schemas.openxmlformats.org/officeDocument/2006/relationships/image" Target="media/image31.wmf"/><Relationship Id="rId18" Type="http://schemas.openxmlformats.org/officeDocument/2006/relationships/oleObject" Target="embeddings/oleObject30.bin"/></Relationships>
</file>

<file path=word/_rels/fontTable.xml.rels><?xml version="1.0" encoding="UTF-8" standalone="yes"?><Relationships xmlns="http://schemas.openxmlformats.org/package/2006/relationships"><Relationship Id="rId77" Type="http://schemas.openxmlformats.org/officeDocument/2006/relationships/font" Target="fonts/LibreFranklin-regular.ttf"/><Relationship Id="rId79" Type="http://schemas.openxmlformats.org/officeDocument/2006/relationships/font" Target="fonts/LibreFranklin-italic.ttf"/><Relationship Id="rId78" Type="http://schemas.openxmlformats.org/officeDocument/2006/relationships/font" Target="fonts/LibreFranklin-bold.ttf"/><Relationship Id="rId80" Type="http://schemas.openxmlformats.org/officeDocument/2006/relationships/font" Target="fonts/LibreFranklin-boldItalic.ttf"/><Relationship Id="rId82" Type="http://schemas.openxmlformats.org/officeDocument/2006/relationships/font" Target="fonts/NotoSansSymbols-bold.ttf"/><Relationship Id="rId81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77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2vxzn3APGRva4LMUl/SZZE57o9A==">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2022-02-17T03:23:00Z</dcterms:created>
  <dc:creator>Lisa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0x01010034BBE4455E8CB94EBCD45401CE99B725</vt:lpwstr>
  </property>
</Properties>
</file>